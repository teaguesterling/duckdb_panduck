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Test</w:t>
      </w:r>
      <w:r>
        <w:t xml:space="preserve"> </w:t>
      </w:r>
      <w:r>
        <w:t xml:space="preserve">Author</w:t>
      </w:r>
    </w:p>
    <w:bookmarkStart w:id="27" w:name="heading-one"/>
    <w:p>
      <w:r>
        <w:t xml:space="preserve">before </w:t>
      </w:r>
      <w:ins w:id="900" w:author="a">
        <w:r>
          <w:t xml:space="preserve">INSERTED</w:t>
        </w:r>
      </w:ins>
      <w:r>
        <w:t xml:space="preserve"> after</w:t>
      </w:r>
    </w:p>
    <w:sdt>
      <w:sdtPr/>
      <w:sdtContent>
        <w:p>
          <w:r>
            <w:t xml:space="preserve">SDTPARA</w:t>
          </w:r>
        </w:p>
      </w:sdtContent>
    </w:sdt>
    <w:p>
      <w:smartTag w:element="x">
        <w:r>
          <w:t xml:space="preserve">SMARTTAG</w:t>
        </w:r>
      </w:smartTag>
    </w:p>
    <w:p>
      <w:fldSimple w:instr="REF x">
        <w:r>
          <w:t xml:space="preserve">FIELDTEXT</w:t>
        </w:r>
      </w:fldSimple>
    </w:p>
    <w:p>
      <w:r>
        <w:t xml:space="preserve">kept </w:t>
      </w:r>
      <w:del w:id="901" w:author="a">
        <w:r>
          <w:delText>DELETEDWORD</w:delText>
        </w:r>
      </w:del>
      <w:r>
        <w:t xml:space="preserve">tail</w:t>
      </w:r>
    </w:p>
    <w:p>
      <w:pPr>
        <w:pStyle w:val="Heading1"/>
      </w:pPr>
      <w:r>
        <w:t xml:space="preserve">Heading One</w:t>
      </w:r>
    </w:p>
    <w:p>
      <w:pPr>
        <w:pStyle w:val="FirstParagraph"/>
      </w:pPr>
      <w:r>
        <w:t xml:space="preserve">Paragraph with</w:t>
      </w:r>
      <w:r>
        <w:t xml:space="preserve"> </w:t>
      </w:r>
      <w:r>
        <w:rPr>
          <w:bCs/>
          <w:b/>
        </w:rPr>
        <w:t xml:space="preserve">bold</w:t>
      </w:r>
      <w:r>
        <w:t xml:space="preserve">,</w:t>
      </w:r>
      <w:r>
        <w:t xml:space="preserve"> </w:t>
      </w:r>
      <w:r>
        <w:rPr>
          <w:iCs/>
          <w:i/>
        </w:rPr>
        <w:t xml:space="preserve">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,</w:t>
      </w:r>
      <w:r>
        <w:t xml:space="preserve"> </w:t>
      </w:r>
      <w:r>
        <w:rPr>
          <w:strike/>
        </w:rPr>
        <w:t xml:space="preserve">struck</w:t>
      </w:r>
      <w:r>
        <w:t xml:space="preserve">, 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bookmarkStart w:id="26" w:name="heading-two"/>
    <w:p>
      <w:pPr>
        <w:pStyle w:val="Heading2"/>
      </w:pPr>
      <w:r>
        <w:t xml:space="preserve">Heading Two</w:t>
      </w:r>
    </w:p>
    <w:bookmarkStart w:id="25" w:name="heading-three"/>
    <w:p>
      <w:pPr>
        <w:pStyle w:val="Heading3"/>
      </w:pPr>
      <w:r>
        <w:t xml:space="preserve">Heading Three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first</w:t>
      </w:r>
    </w:p>
    <w:p>
      <w:pPr>
        <w:numPr>
          <w:ilvl w:val="0"/>
          <w:numId w:val="1001"/>
        </w:numPr>
        <w:pStyle w:val="Compact"/>
      </w:pPr>
      <w:r>
        <w:t xml:space="preserve">second</w:t>
      </w:r>
    </w:p>
    <w:p>
      <w:pPr>
        <w:numPr>
          <w:ilvl w:val="1"/>
          <w:numId w:val="1002"/>
        </w:numPr>
        <w:pStyle w:val="Compact"/>
      </w:pPr>
      <w:r>
        <w:t xml:space="preserve">nested bullet</w:t>
      </w:r>
    </w:p>
    <w:p>
      <w:pPr>
        <w:numPr>
          <w:ilvl w:val="1"/>
          <w:numId w:val="1002"/>
        </w:numPr>
        <w:pStyle w:val="Compact"/>
      </w:pPr>
      <w:r>
        <w:t xml:space="preserve">nested two</w:t>
      </w:r>
    </w:p>
    <w:p>
      <w:pPr>
        <w:numPr>
          <w:ilvl w:val="0"/>
          <w:numId w:val="1001"/>
        </w:numPr>
        <w:pStyle w:val="Compact"/>
      </w:pPr>
      <w:r>
        <w:t xml:space="preserve">third</w:t>
      </w:r>
    </w:p>
    <w:p>
      <w:pPr>
        <w:numPr>
          <w:ilvl w:val="0"/>
          <w:numId w:val="1003"/>
        </w:numPr>
        <w:pStyle w:val="Compact"/>
      </w:pPr>
      <w:r>
        <w:t xml:space="preserve">plain bullet</w:t>
      </w:r>
    </w:p>
    <w:p>
      <w:pPr>
        <w:numPr>
          <w:ilvl w:val="0"/>
          <w:numId w:val="1003"/>
        </w:numPr>
        <w:pStyle w:val="Compact"/>
      </w:pPr>
      <w:r>
        <w:t xml:space="preserve">second bullet</w:t>
      </w:r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The definition of the term.</w:t>
      </w:r>
    </w:p>
    <w:p>
      <w:pPr>
        <w:pStyle w:val="BlockText"/>
      </w:pPr>
      <w:r>
        <w:t xml:space="preserve">A quote.</w:t>
      </w:r>
    </w:p>
    <w:p>
      <w:pPr>
        <w:pStyle w:val="BlockText"/>
      </w:pPr>
      <w:r>
        <w:t xml:space="preserve">A nested quote.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an indented code block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12700" cy="12700"/>
            <wp:effectExtent b="0" l="0" r="0" t="0"/>
            <wp:docPr descr="A caption" title="" id="22" name="Picture"/>
            <a:graphic>
              <a:graphicData uri="http://schemas.openxmlformats.org/drawingml/2006/picture">
                <pic:pic>
                  <pic:nvPicPr>
                    <pic:cNvPr descr="pi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caption</w:t>
      </w:r>
    </w:p>
    <w:p>
      <w:pPr>
        <w:pStyle w:val="BodyText"/>
      </w:pPr>
      <w:r>
        <w:t xml:space="preserve">Text with a footnote.</w:t>
      </w:r>
      <w:r>
        <w:rPr>
          <w:rStyle w:val="FootnoteReference"/>
        </w:rPr>
        <w:footnoteReference w:id="24"/>
      </w:r>
    </w:p>
    <w:p>
      <w:pPr>
        <w:pStyle w:val="BodyText"/>
      </w:pPr>
      <w:r>
        <w:t xml:space="preserve">H</w:t>
      </w:r>
      <w:r>
        <w:rPr>
          <w:vertAlign w:val="subscript"/>
        </w:rPr>
        <w:t xml:space="preserve">2</w:t>
      </w:r>
      <w:r>
        <w:t xml:space="preserve">O and E=mc</w:t>
      </w:r>
      <w:r>
        <w:rPr>
          <w:vertAlign w:val="superscript"/>
        </w:rPr>
        <w:t xml:space="preserve">2</w:t>
      </w:r>
      <w:r>
        <w:t xml:space="preserve">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body.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Document</dc:title>
  <dc:creator>Test Author</dc:creator>
  <cp:keywords/>
  <dcterms:created xsi:type="dcterms:W3CDTF">2026-09-03T05:45:59Z</dcterms:created>
  <dcterms:modified xsi:type="dcterms:W3CDTF">2026-09-03T05:45:59Z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